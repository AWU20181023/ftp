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C65DC" w:rsidRDefault="00415FEE">
      <w:del w:id="0" w:author="lenovo" w:date="2017-08-06T14:03:00Z">
        <w:r>
          <w:rPr>
            <w:noProof/>
          </w:rPr>
          <w:drawing>
            <wp:inline distT="0" distB="0" distL="0" distR="0">
              <wp:extent cx="5274310" cy="2965930"/>
              <wp:effectExtent l="19050" t="0" r="2540" b="0"/>
              <wp:docPr id="2" name="图片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274310" cy="296593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  <w:ins w:id="1" w:author="lenovo" w:date="2017-08-06T14:03:00Z">
        <w:r>
          <w:rPr>
            <w:noProof/>
          </w:rPr>
          <w:drawing>
            <wp:inline distT="0" distB="0" distL="0" distR="0">
              <wp:extent cx="5274310" cy="2965930"/>
              <wp:effectExtent l="19050" t="0" r="2540" b="0"/>
              <wp:docPr id="1" name="图片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274310" cy="296593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  <w:r w:rsidR="00DA083F">
        <w:rPr>
          <w:noProof/>
        </w:rPr>
        <w:drawing>
          <wp:inline distT="0" distB="0" distL="0" distR="0">
            <wp:extent cx="13011150" cy="7315200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F3AE5">
        <w:rPr>
          <w:rFonts w:hint="eastAsia"/>
        </w:rPr>
        <w:t>v</w:t>
      </w:r>
      <w:r w:rsidR="004F3AE5">
        <w:rPr>
          <w:rFonts w:hint="eastAsia"/>
          <w:noProof/>
        </w:rPr>
        <w:drawing>
          <wp:inline distT="0" distB="0" distL="0" distR="0">
            <wp:extent cx="13011150" cy="7315200"/>
            <wp:effectExtent l="1905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762E4">
        <w:rPr>
          <w:rFonts w:hint="eastAsia"/>
          <w:noProof/>
        </w:rPr>
        <w:drawing>
          <wp:inline distT="0" distB="0" distL="0" distR="0">
            <wp:extent cx="13011150" cy="7315200"/>
            <wp:effectExtent l="1905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23B5A">
        <w:rPr>
          <w:rFonts w:hint="eastAsia"/>
          <w:noProof/>
        </w:rPr>
        <w:drawing>
          <wp:inline distT="0" distB="0" distL="0" distR="0">
            <wp:extent cx="13011150" cy="7315200"/>
            <wp:effectExtent l="1905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44306">
        <w:rPr>
          <w:rFonts w:hint="eastAsia"/>
          <w:noProof/>
        </w:rPr>
        <w:drawing>
          <wp:inline distT="0" distB="0" distL="0" distR="0">
            <wp:extent cx="13011150" cy="7315200"/>
            <wp:effectExtent l="1905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C65DC" w:rsidSect="00BC65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15FEE" w:rsidRDefault="00415FEE" w:rsidP="00DA083F">
      <w:r>
        <w:separator/>
      </w:r>
    </w:p>
  </w:endnote>
  <w:endnote w:type="continuationSeparator" w:id="0">
    <w:p w:rsidR="00415FEE" w:rsidRDefault="00415FEE" w:rsidP="00DA083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15FEE" w:rsidRDefault="00415FEE" w:rsidP="00DA083F">
      <w:r>
        <w:separator/>
      </w:r>
    </w:p>
  </w:footnote>
  <w:footnote w:type="continuationSeparator" w:id="0">
    <w:p w:rsidR="00415FEE" w:rsidRDefault="00415FEE" w:rsidP="00DA083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2E6254E"/>
    <w:multiLevelType w:val="multilevel"/>
    <w:tmpl w:val="02AA7CB4"/>
    <w:lvl w:ilvl="0">
      <w:start w:val="1"/>
      <w:numFmt w:val="decimal"/>
      <w:pStyle w:val="1"/>
      <w:lvlText w:val="%1"/>
      <w:lvlJc w:val="left"/>
      <w:pPr>
        <w:tabs>
          <w:tab w:val="num" w:pos="567"/>
        </w:tabs>
        <w:ind w:left="0" w:firstLine="0"/>
      </w:pPr>
      <w:rPr>
        <w:rFonts w:hint="eastAsia"/>
      </w:rPr>
    </w:lvl>
    <w:lvl w:ilvl="1">
      <w:start w:val="1"/>
      <w:numFmt w:val="decimal"/>
      <w:lvlRestart w:val="0"/>
      <w:pStyle w:val="2"/>
      <w:lvlText w:val="%1.%2"/>
      <w:lvlJc w:val="left"/>
      <w:pPr>
        <w:tabs>
          <w:tab w:val="num" w:pos="360"/>
        </w:tabs>
        <w:ind w:left="0" w:firstLine="0"/>
      </w:pPr>
      <w:rPr>
        <w:rFonts w:ascii="Times New Roman" w:hAnsi="Times New Roman" w:cs="Times New Roman"/>
        <w:b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position w:val="0"/>
        <w:u w:val="none"/>
        <w:vertAlign w:val="baseline"/>
        <w:em w:val="none"/>
      </w:rPr>
    </w:lvl>
    <w:lvl w:ilvl="2">
      <w:start w:val="1"/>
      <w:numFmt w:val="decimal"/>
      <w:pStyle w:val="3"/>
      <w:lvlText w:val="%1.%2.%3"/>
      <w:lvlJc w:val="left"/>
      <w:pPr>
        <w:tabs>
          <w:tab w:val="num" w:pos="1288"/>
        </w:tabs>
        <w:ind w:left="1000" w:hanging="432"/>
      </w:pPr>
      <w:rPr>
        <w:rFonts w:ascii="黑体" w:eastAsia="黑体" w:hAnsi="黑体" w:hint="default"/>
        <w:sz w:val="24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1440"/>
        </w:tabs>
        <w:ind w:left="737" w:hanging="17"/>
      </w:pPr>
      <w:rPr>
        <w:rFonts w:ascii="Times New Roman" w:eastAsia="宋体" w:hAnsi="Times New Roman" w:hint="default"/>
        <w:sz w:val="24"/>
      </w:rPr>
    </w:lvl>
    <w:lvl w:ilvl="4">
      <w:start w:val="1"/>
      <w:numFmt w:val="decimal"/>
      <w:pStyle w:val="5"/>
      <w:lvlText w:val="%5)"/>
      <w:lvlJc w:val="left"/>
      <w:pPr>
        <w:tabs>
          <w:tab w:val="num" w:pos="1008"/>
        </w:tabs>
        <w:ind w:left="1008" w:hanging="432"/>
      </w:pPr>
      <w:rPr>
        <w:rFonts w:hint="eastAsia"/>
      </w:rPr>
    </w:lvl>
    <w:lvl w:ilvl="5">
      <w:start w:val="1"/>
      <w:numFmt w:val="lowerLetter"/>
      <w:pStyle w:val="6"/>
      <w:lvlText w:val="%6)"/>
      <w:lvlJc w:val="left"/>
      <w:pPr>
        <w:tabs>
          <w:tab w:val="num" w:pos="1152"/>
        </w:tabs>
        <w:ind w:left="1152" w:hanging="432"/>
      </w:pPr>
      <w:rPr>
        <w:rFonts w:hint="eastAsia"/>
      </w:rPr>
    </w:lvl>
    <w:lvl w:ilvl="6">
      <w:start w:val="1"/>
      <w:numFmt w:val="lowerRoman"/>
      <w:pStyle w:val="7"/>
      <w:lvlText w:val="%7)"/>
      <w:lvlJc w:val="right"/>
      <w:pPr>
        <w:tabs>
          <w:tab w:val="num" w:pos="1296"/>
        </w:tabs>
        <w:ind w:left="1296" w:hanging="288"/>
      </w:pPr>
      <w:rPr>
        <w:rFonts w:hint="eastAsia"/>
      </w:rPr>
    </w:lvl>
    <w:lvl w:ilvl="7">
      <w:start w:val="1"/>
      <w:numFmt w:val="lowerLetter"/>
      <w:pStyle w:val="8"/>
      <w:lvlText w:val="%8."/>
      <w:lvlJc w:val="left"/>
      <w:pPr>
        <w:tabs>
          <w:tab w:val="num" w:pos="1440"/>
        </w:tabs>
        <w:ind w:left="1440" w:hanging="432"/>
      </w:pPr>
      <w:rPr>
        <w:rFonts w:hint="eastAsia"/>
      </w:rPr>
    </w:lvl>
    <w:lvl w:ilvl="8">
      <w:start w:val="1"/>
      <w:numFmt w:val="lowerRoman"/>
      <w:pStyle w:val="9"/>
      <w:lvlText w:val="%9."/>
      <w:lvlJc w:val="right"/>
      <w:pPr>
        <w:tabs>
          <w:tab w:val="num" w:pos="1584"/>
        </w:tabs>
        <w:ind w:left="1584" w:hanging="144"/>
      </w:pPr>
      <w:rPr>
        <w:rFonts w:hint="eastAsia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506DE"/>
    <w:rsid w:val="000C6EDB"/>
    <w:rsid w:val="00282A07"/>
    <w:rsid w:val="00415FEE"/>
    <w:rsid w:val="004F3AE5"/>
    <w:rsid w:val="00544306"/>
    <w:rsid w:val="005A2251"/>
    <w:rsid w:val="007D725A"/>
    <w:rsid w:val="008506DE"/>
    <w:rsid w:val="00882DFB"/>
    <w:rsid w:val="008F6F92"/>
    <w:rsid w:val="00923B5A"/>
    <w:rsid w:val="00963D2C"/>
    <w:rsid w:val="00B540DC"/>
    <w:rsid w:val="00BC65DC"/>
    <w:rsid w:val="00C3131E"/>
    <w:rsid w:val="00CF3A06"/>
    <w:rsid w:val="00D762E4"/>
    <w:rsid w:val="00D91AC6"/>
    <w:rsid w:val="00DA083F"/>
    <w:rsid w:val="00F20186"/>
    <w:rsid w:val="00F3225D"/>
    <w:rsid w:val="00FA4B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C6EDB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rsid w:val="000C6EDB"/>
    <w:pPr>
      <w:keepNext/>
      <w:keepLines/>
      <w:numPr>
        <w:numId w:val="9"/>
      </w:numPr>
      <w:spacing w:beforeLines="50" w:afterLines="50" w:line="400" w:lineRule="exact"/>
      <w:jc w:val="center"/>
      <w:outlineLvl w:val="0"/>
    </w:pPr>
    <w:rPr>
      <w:rFonts w:eastAsia="黑体"/>
      <w:caps/>
      <w:kern w:val="44"/>
      <w:sz w:val="24"/>
      <w:szCs w:val="44"/>
    </w:rPr>
  </w:style>
  <w:style w:type="paragraph" w:styleId="2">
    <w:name w:val="heading 2"/>
    <w:basedOn w:val="a"/>
    <w:next w:val="a"/>
    <w:link w:val="2Char"/>
    <w:qFormat/>
    <w:rsid w:val="000C6EDB"/>
    <w:pPr>
      <w:keepNext/>
      <w:keepLines/>
      <w:numPr>
        <w:ilvl w:val="1"/>
        <w:numId w:val="9"/>
      </w:numPr>
      <w:spacing w:beforeLines="50" w:afterLines="50" w:line="400" w:lineRule="exact"/>
      <w:outlineLvl w:val="1"/>
    </w:pPr>
    <w:rPr>
      <w:rFonts w:ascii="Arial" w:eastAsia="黑体" w:hAnsi="Arial"/>
      <w:sz w:val="24"/>
      <w:szCs w:val="32"/>
    </w:rPr>
  </w:style>
  <w:style w:type="paragraph" w:styleId="3">
    <w:name w:val="heading 3"/>
    <w:basedOn w:val="a"/>
    <w:next w:val="a"/>
    <w:link w:val="3Char"/>
    <w:qFormat/>
    <w:rsid w:val="000C6EDB"/>
    <w:pPr>
      <w:keepNext/>
      <w:keepLines/>
      <w:numPr>
        <w:ilvl w:val="2"/>
        <w:numId w:val="9"/>
      </w:numPr>
      <w:spacing w:beforeLines="50" w:afterLines="50" w:line="400" w:lineRule="exact"/>
      <w:outlineLvl w:val="2"/>
    </w:pPr>
    <w:rPr>
      <w:rFonts w:eastAsia="黑体"/>
      <w:sz w:val="24"/>
      <w:szCs w:val="32"/>
    </w:rPr>
  </w:style>
  <w:style w:type="paragraph" w:styleId="4">
    <w:name w:val="heading 4"/>
    <w:basedOn w:val="a"/>
    <w:next w:val="a"/>
    <w:link w:val="4Char"/>
    <w:qFormat/>
    <w:rsid w:val="000C6EDB"/>
    <w:pPr>
      <w:keepNext/>
      <w:keepLines/>
      <w:numPr>
        <w:ilvl w:val="3"/>
        <w:numId w:val="9"/>
      </w:numPr>
      <w:spacing w:beforeLines="50" w:afterLines="50" w:line="400" w:lineRule="exact"/>
      <w:outlineLvl w:val="3"/>
    </w:pPr>
    <w:rPr>
      <w:rFonts w:ascii="Arial" w:eastAsia="黑体" w:hAnsi="Arial"/>
      <w:sz w:val="24"/>
      <w:szCs w:val="28"/>
    </w:rPr>
  </w:style>
  <w:style w:type="paragraph" w:styleId="5">
    <w:name w:val="heading 5"/>
    <w:basedOn w:val="a"/>
    <w:next w:val="a"/>
    <w:link w:val="5Char"/>
    <w:qFormat/>
    <w:rsid w:val="000C6EDB"/>
    <w:pPr>
      <w:keepNext/>
      <w:keepLines/>
      <w:numPr>
        <w:ilvl w:val="4"/>
        <w:numId w:val="9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qFormat/>
    <w:rsid w:val="000C6EDB"/>
    <w:pPr>
      <w:keepNext/>
      <w:keepLines/>
      <w:numPr>
        <w:ilvl w:val="5"/>
        <w:numId w:val="9"/>
      </w:numPr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"/>
    <w:next w:val="a"/>
    <w:link w:val="7Char"/>
    <w:qFormat/>
    <w:rsid w:val="000C6EDB"/>
    <w:pPr>
      <w:keepNext/>
      <w:keepLines/>
      <w:numPr>
        <w:ilvl w:val="6"/>
        <w:numId w:val="9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Char"/>
    <w:qFormat/>
    <w:rsid w:val="000C6EDB"/>
    <w:pPr>
      <w:keepNext/>
      <w:keepLines/>
      <w:numPr>
        <w:ilvl w:val="7"/>
        <w:numId w:val="9"/>
      </w:numPr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link w:val="9Char"/>
    <w:qFormat/>
    <w:rsid w:val="000C6EDB"/>
    <w:pPr>
      <w:keepNext/>
      <w:keepLines/>
      <w:numPr>
        <w:ilvl w:val="8"/>
        <w:numId w:val="9"/>
      </w:numPr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0C6EDB"/>
    <w:rPr>
      <w:rFonts w:eastAsia="黑体"/>
      <w:caps/>
      <w:kern w:val="44"/>
      <w:sz w:val="24"/>
      <w:szCs w:val="44"/>
    </w:rPr>
  </w:style>
  <w:style w:type="character" w:customStyle="1" w:styleId="2Char">
    <w:name w:val="标题 2 Char"/>
    <w:basedOn w:val="a0"/>
    <w:link w:val="2"/>
    <w:rsid w:val="000C6EDB"/>
    <w:rPr>
      <w:rFonts w:ascii="Arial" w:eastAsia="黑体" w:hAnsi="Arial"/>
      <w:kern w:val="2"/>
      <w:sz w:val="24"/>
      <w:szCs w:val="32"/>
    </w:rPr>
  </w:style>
  <w:style w:type="character" w:customStyle="1" w:styleId="3Char">
    <w:name w:val="标题 3 Char"/>
    <w:basedOn w:val="a0"/>
    <w:link w:val="3"/>
    <w:rsid w:val="000C6EDB"/>
    <w:rPr>
      <w:rFonts w:eastAsia="黑体"/>
      <w:kern w:val="2"/>
      <w:sz w:val="24"/>
      <w:szCs w:val="32"/>
    </w:rPr>
  </w:style>
  <w:style w:type="character" w:customStyle="1" w:styleId="4Char">
    <w:name w:val="标题 4 Char"/>
    <w:basedOn w:val="a0"/>
    <w:link w:val="4"/>
    <w:rsid w:val="000C6EDB"/>
    <w:rPr>
      <w:rFonts w:ascii="Arial" w:eastAsia="黑体" w:hAnsi="Arial"/>
      <w:kern w:val="2"/>
      <w:sz w:val="24"/>
      <w:szCs w:val="28"/>
    </w:rPr>
  </w:style>
  <w:style w:type="character" w:customStyle="1" w:styleId="5Char">
    <w:name w:val="标题 5 Char"/>
    <w:basedOn w:val="a0"/>
    <w:link w:val="5"/>
    <w:rsid w:val="000C6EDB"/>
    <w:rPr>
      <w:b/>
      <w:bCs/>
      <w:kern w:val="2"/>
      <w:sz w:val="28"/>
      <w:szCs w:val="28"/>
    </w:rPr>
  </w:style>
  <w:style w:type="character" w:customStyle="1" w:styleId="6Char">
    <w:name w:val="标题 6 Char"/>
    <w:basedOn w:val="a0"/>
    <w:link w:val="6"/>
    <w:rsid w:val="000C6EDB"/>
    <w:rPr>
      <w:rFonts w:ascii="Arial" w:eastAsia="黑体" w:hAnsi="Arial"/>
      <w:b/>
      <w:bCs/>
      <w:kern w:val="2"/>
      <w:sz w:val="24"/>
      <w:szCs w:val="24"/>
    </w:rPr>
  </w:style>
  <w:style w:type="character" w:customStyle="1" w:styleId="7Char">
    <w:name w:val="标题 7 Char"/>
    <w:basedOn w:val="a0"/>
    <w:link w:val="7"/>
    <w:rsid w:val="000C6EDB"/>
    <w:rPr>
      <w:b/>
      <w:bCs/>
      <w:kern w:val="2"/>
      <w:sz w:val="24"/>
      <w:szCs w:val="24"/>
    </w:rPr>
  </w:style>
  <w:style w:type="character" w:customStyle="1" w:styleId="8Char">
    <w:name w:val="标题 8 Char"/>
    <w:basedOn w:val="a0"/>
    <w:link w:val="8"/>
    <w:rsid w:val="000C6EDB"/>
    <w:rPr>
      <w:rFonts w:ascii="Arial" w:eastAsia="黑体" w:hAnsi="Arial"/>
      <w:kern w:val="2"/>
      <w:sz w:val="24"/>
      <w:szCs w:val="24"/>
    </w:rPr>
  </w:style>
  <w:style w:type="character" w:customStyle="1" w:styleId="9Char">
    <w:name w:val="标题 9 Char"/>
    <w:basedOn w:val="a0"/>
    <w:link w:val="9"/>
    <w:rsid w:val="000C6EDB"/>
    <w:rPr>
      <w:rFonts w:ascii="Arial" w:eastAsia="黑体" w:hAnsi="Arial"/>
      <w:kern w:val="2"/>
      <w:sz w:val="21"/>
      <w:szCs w:val="21"/>
    </w:rPr>
  </w:style>
  <w:style w:type="paragraph" w:styleId="a3">
    <w:name w:val="Title"/>
    <w:basedOn w:val="a"/>
    <w:next w:val="a"/>
    <w:link w:val="Char"/>
    <w:qFormat/>
    <w:rsid w:val="000C6EDB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Char">
    <w:name w:val="标题 Char"/>
    <w:basedOn w:val="a0"/>
    <w:link w:val="a3"/>
    <w:rsid w:val="000C6EDB"/>
    <w:rPr>
      <w:rFonts w:ascii="Cambria" w:hAnsi="Cambria" w:cs="Times New Roman"/>
      <w:b/>
      <w:bCs/>
      <w:kern w:val="2"/>
      <w:sz w:val="32"/>
      <w:szCs w:val="32"/>
    </w:rPr>
  </w:style>
  <w:style w:type="paragraph" w:styleId="TOC">
    <w:name w:val="TOC Heading"/>
    <w:basedOn w:val="1"/>
    <w:next w:val="a"/>
    <w:uiPriority w:val="39"/>
    <w:semiHidden/>
    <w:unhideWhenUsed/>
    <w:qFormat/>
    <w:rsid w:val="000C6EDB"/>
    <w:pPr>
      <w:widowControl/>
      <w:numPr>
        <w:numId w:val="0"/>
      </w:numPr>
      <w:spacing w:beforeLines="0" w:afterLines="0" w:line="276" w:lineRule="auto"/>
      <w:jc w:val="left"/>
      <w:outlineLvl w:val="9"/>
    </w:pPr>
    <w:rPr>
      <w:rFonts w:ascii="Cambria" w:eastAsia="宋体" w:hAnsi="Cambria"/>
      <w:b/>
      <w:bCs/>
      <w:caps w:val="0"/>
      <w:color w:val="365F91"/>
      <w:kern w:val="0"/>
      <w:sz w:val="28"/>
      <w:szCs w:val="28"/>
    </w:rPr>
  </w:style>
  <w:style w:type="paragraph" w:styleId="a4">
    <w:name w:val="Balloon Text"/>
    <w:basedOn w:val="a"/>
    <w:link w:val="Char0"/>
    <w:uiPriority w:val="99"/>
    <w:semiHidden/>
    <w:unhideWhenUsed/>
    <w:rsid w:val="008506DE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8506DE"/>
    <w:rPr>
      <w:kern w:val="2"/>
      <w:sz w:val="18"/>
      <w:szCs w:val="18"/>
    </w:rPr>
  </w:style>
  <w:style w:type="paragraph" w:styleId="a5">
    <w:name w:val="Revision"/>
    <w:hidden/>
    <w:uiPriority w:val="99"/>
    <w:semiHidden/>
    <w:rsid w:val="00F20186"/>
    <w:rPr>
      <w:kern w:val="2"/>
      <w:sz w:val="21"/>
      <w:szCs w:val="24"/>
    </w:rPr>
  </w:style>
  <w:style w:type="paragraph" w:styleId="a6">
    <w:name w:val="header"/>
    <w:basedOn w:val="a"/>
    <w:link w:val="Char1"/>
    <w:uiPriority w:val="99"/>
    <w:semiHidden/>
    <w:unhideWhenUsed/>
    <w:rsid w:val="00DA08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semiHidden/>
    <w:rsid w:val="00DA083F"/>
    <w:rPr>
      <w:kern w:val="2"/>
      <w:sz w:val="18"/>
      <w:szCs w:val="18"/>
    </w:rPr>
  </w:style>
  <w:style w:type="paragraph" w:styleId="a7">
    <w:name w:val="footer"/>
    <w:basedOn w:val="a"/>
    <w:link w:val="Char2"/>
    <w:uiPriority w:val="99"/>
    <w:semiHidden/>
    <w:unhideWhenUsed/>
    <w:rsid w:val="00DA083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semiHidden/>
    <w:rsid w:val="00DA083F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3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10</cp:revision>
  <dcterms:created xsi:type="dcterms:W3CDTF">2017-08-06T05:59:00Z</dcterms:created>
  <dcterms:modified xsi:type="dcterms:W3CDTF">2017-08-27T15:14:00Z</dcterms:modified>
</cp:coreProperties>
</file>